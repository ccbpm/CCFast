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ins w:id="2" w:author="zhoup" w:date="2024-05-11T09:09:41Z"/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阿斯顿发射点啊</w:t>
      </w:r>
      <w:ins w:id="3" w:author="zhoup" w:date="2024-05-11T09:09:39Z">
        <w:r>
          <w:rPr>
            <w:rFonts w:hint="eastAsia"/>
            <w:lang w:val="en-US" w:eastAsia="zh-CN"/>
          </w:rPr>
          <w:t>阿斯顿发射点</w:t>
        </w:r>
      </w:ins>
      <w:ins w:id="4" w:author="zhoup" w:date="2024-05-11T09:09:40Z">
        <w:r>
          <w:rPr>
            <w:rFonts w:hint="eastAsia"/>
            <w:lang w:val="en-US" w:eastAsia="zh-CN"/>
          </w:rPr>
          <w:t>阿斯顿发射点</w:t>
        </w:r>
      </w:ins>
    </w:p>
    <w:p>
      <w:pPr>
        <w:rPr>
          <w:rFonts w:hint="eastAsia"/>
          <w:lang w:val="en-US" w:eastAsia="zh-CN"/>
        </w:rPr>
      </w:pPr>
      <w:ins w:id="5" w:author="zhoup" w:date="2024-05-11T09:09:42Z">
        <w:r>
          <w:rPr>
            <w:rFonts w:hint="eastAsia"/>
            <w:lang w:val="en-US" w:eastAsia="zh-CN"/>
          </w:rPr>
          <w:t>阿斯顿发射点</w:t>
        </w:r>
      </w:ins>
      <w:ins w:id="6" w:author="zhoup" w:date="2024-05-11T09:09:44Z">
        <w:r>
          <w:rPr>
            <w:rFonts w:hint="eastAsia"/>
            <w:lang w:val="en-US" w:eastAsia="zh-CN"/>
          </w:rPr>
          <w:t>撒旦发生大</w:t>
        </w:r>
      </w:ins>
      <w:r>
        <w:rPr>
          <w:rFonts w:hint="eastAsia"/>
          <w:lang w:val="en-US" w:eastAsia="zh-CN"/>
        </w:rPr>
        <w:t>打发撒旦打发撒旦</w:t>
      </w:r>
    </w:p>
    <w:p>
      <w:pPr>
        <w:rPr>
          <w:del w:id="7" w:author="zhoup" w:date="2024-05-11T09:09:35Z"/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实打实打算防守打法但是</w:t>
      </w:r>
    </w:p>
    <w:p>
      <w:pPr>
        <w:rPr>
          <w:del w:id="8" w:author="zhoup" w:date="2024-05-11T09:09:35Z"/>
          <w:rFonts w:hint="default"/>
          <w:lang w:val="en-US" w:eastAsia="zh-CN"/>
        </w:rPr>
      </w:pPr>
      <w:del w:id="9" w:author="zhoup" w:date="2024-05-11T09:09:35Z">
        <w:r>
          <w:rPr>
            <w:rFonts w:hint="default"/>
            <w:lang w:val="en-US" w:eastAsia="zh-CN"/>
          </w:rPr>
          <w:delText>Sdfad</w:delText>
        </w:r>
      </w:del>
      <w:del w:id="10" w:author="zhoup" w:date="2024-05-11T09:09:36Z">
        <w:r>
          <w:rPr>
            <w:rFonts w:hint="default"/>
            <w:lang w:val="en-US" w:eastAsia="zh-CN"/>
          </w:rPr>
          <w:delText>s</w:delText>
        </w:r>
      </w:del>
      <w:ins w:id="11" w:author="zhoup" w:date="2024-05-11T09:09:36Z">
        <w:r>
          <w:rPr>
            <w:rFonts w:hint="eastAsia"/>
            <w:lang w:val="en-US" w:eastAsia="zh-CN"/>
          </w:rPr>
          <w:t>撒旦发生</w:t>
        </w:r>
      </w:ins>
      <w:ins w:id="12" w:author="zhoup" w:date="2024-05-11T09:09:37Z">
        <w:r>
          <w:rPr>
            <w:rFonts w:hint="eastAsia"/>
            <w:lang w:val="en-US" w:eastAsia="zh-CN"/>
          </w:rPr>
          <w:t>Sasdfsd</w:t>
        </w:r>
      </w:ins>
      <w:ins w:id="13" w:author="zhoup" w:date="2024-05-11T09:09:36Z">
        <w:r>
          <w:rPr>
            <w:rFonts w:hint="eastAsia"/>
            <w:u w:val="dotted"/>
            <w:lang w:val="en-US" w:eastAsia="zh-CN"/>
          </w:rPr>
          <w:t>大</w:t>
        </w:r>
      </w:ins>
      <w:ins w:id="14" w:author="zhoup" w:date="2024-05-11T09:09:35Z">
        <w:r>
          <w:rPr>
            <w:rFonts w:hint="eastAsia"/>
            <w:u w:val="dotted"/>
            <w:lang w:val="en-US" w:eastAsia="zh-CN"/>
          </w:rPr>
          <w:t>dsaf</w:t>
        </w:r>
      </w:ins>
      <w:ins w:id="15" w:author="zhoup" w:date="2024-05-11T09:09:35Z">
        <w:r>
          <w:rPr>
            <w:rFonts w:hint="eastAsia"/>
            <w:lang w:val="en-US" w:eastAsia="zh-CN"/>
          </w:rPr>
          <w:t>d</w:t>
        </w:r>
      </w:ins>
      <w:del w:id="16" w:author="zhoup" w:date="2024-05-11T09:09:35Z">
        <w:r>
          <w:rPr>
            <w:rFonts w:hint="default"/>
            <w:lang w:val="en-US" w:eastAsia="zh-CN"/>
          </w:rPr>
          <w:delText>fasdsadfsad阿斯顿发生</w:delText>
        </w:r>
      </w:del>
    </w:p>
    <w:p>
      <w:pPr>
        <w:rPr>
          <w:del w:id="17" w:author="zhoup" w:date="2024-05-11T09:09:35Z"/>
          <w:rFonts w:hint="default"/>
          <w:lang w:val="en-US" w:eastAsia="zh-CN"/>
        </w:rPr>
      </w:pPr>
      <w:del w:id="18" w:author="zhoup" w:date="2024-05-11T09:09:35Z">
        <w:r>
          <w:rPr>
            <w:rFonts w:hint="default"/>
            <w:lang w:val="en-US" w:eastAsia="zh-CN"/>
          </w:rPr>
          <w:delText>爱的色放撒地方撒旦</w:delText>
        </w:r>
      </w:del>
    </w:p>
    <w:p>
      <w:pPr>
        <w:rPr>
          <w:del w:id="19" w:author="zhoup" w:date="2024-05-11T09:09:35Z"/>
          <w:rFonts w:hint="default"/>
          <w:lang w:val="en-US" w:eastAsia="zh-CN"/>
        </w:rPr>
      </w:pPr>
      <w:del w:id="20" w:author="zhoup" w:date="2024-05-11T09:09:35Z">
        <w:r>
          <w:rPr>
            <w:rFonts w:hint="default"/>
            <w:lang w:val="en-US" w:eastAsia="zh-CN"/>
          </w:rPr>
          <w:delText>阿斯蒂芬撒旦发射点</w:delText>
        </w:r>
      </w:del>
    </w:p>
    <w:p>
      <w:pPr>
        <w:rPr>
          <w:del w:id="21" w:author="zhoup" w:date="2024-05-11T09:09:35Z"/>
          <w:rFonts w:hint="default"/>
          <w:lang w:val="en-US" w:eastAsia="zh-CN"/>
        </w:rPr>
      </w:pPr>
      <w:del w:id="22" w:author="zhoup" w:date="2024-05-11T09:09:35Z">
        <w:r>
          <w:rPr>
            <w:rFonts w:hint="default"/>
            <w:lang w:val="en-US" w:eastAsia="zh-CN"/>
          </w:rPr>
          <w:delText>撒打发士大夫撒旦</w:delText>
        </w:r>
      </w:del>
    </w:p>
    <w:p>
      <w:pPr>
        <w:rPr>
          <w:del w:id="23" w:author="zhoup" w:date="2024-05-11T09:09:35Z"/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del w:id="24" w:author="zhoup" w:date="2024-05-11T09:09:35Z">
        <w:r>
          <w:rPr>
            <w:rFonts w:hint="default"/>
            <w:lang w:val="en-US"/>
          </w:rPr>
          <w:drawing>
            <wp:inline distT="0" distB="0" distL="114300" distR="114300">
              <wp:extent cx="5273675" cy="1776095"/>
              <wp:effectExtent l="0" t="0" r="14605" b="6985"/>
              <wp:docPr id="2" name="图片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图片 2"/>
                      <pic:cNvPicPr>
                        <a:picLocks noChangeAspect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3675" cy="1776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  <w:ins w:id="26" w:author="zhoup" w:date="2024-05-11T09:09:35Z">
        <w:r>
          <w:rPr>
            <w:rFonts w:hint="eastAsia"/>
            <w:lang w:val="en-US" w:eastAsia="zh-CN"/>
          </w:rPr>
          <w:t>s</w:t>
        </w:r>
      </w:ins>
      <w:del w:id="27" w:author="zhoup" w:date="2024-05-11T09:10:47Z">
        <w:bookmarkStart w:id="0" w:name="_GoBack"/>
        <w:bookmarkEnd w:id="0"/>
        <w:r>
          <w:rPr/>
          <w:drawing>
            <wp:inline distT="0" distB="0" distL="114300" distR="114300">
              <wp:extent cx="5273675" cy="1776095"/>
              <wp:effectExtent l="0" t="0" r="14605" b="6985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图片 1"/>
                      <pic:cNvPicPr>
                        <a:picLocks noChangeAspect="1"/>
                      </pic:cNvPicPr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3675" cy="1776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ins w:id="0" w:author="zhoup" w:date="2024-05-11T09:10:31Z">
      <w:r>
        <w:rPr/>
        <w:drawing>
          <wp:inline distT="0" distB="0" distL="114300" distR="114300">
            <wp:extent cx="5345430" cy="1379220"/>
            <wp:effectExtent l="0" t="0" r="381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34543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ins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p">
    <w15:presenceInfo w15:providerId="None" w15:userId="zhoup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UxN2M1YmYyNzUwMGYzZjc3OTNjMzZhYTBkM2EzMjIifQ=="/>
  </w:docVars>
  <w:rsids>
    <w:rsidRoot w:val="00000000"/>
    <w:rsid w:val="1B052127"/>
    <w:rsid w:val="4A553730"/>
    <w:rsid w:val="6C43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2024-05-11T00:45:00Z</dcterms:created>
  <dc:creator>zhoup</dc:creator>
  <cp:lastModifiedBy>zhoup</cp:lastModifiedBy>
  <dcterms:modified xsi:type="dcterms:W3CDTF">2024-05-11T01:10:49Z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7785117B71B644D6BC39A852E2BC7833_12</vt:lpwstr>
  </property>
</Properties>
</file>